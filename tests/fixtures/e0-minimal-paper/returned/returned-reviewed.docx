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Reproducible LaTeX-Word Review Fixture / 可复现审阅样例</w:t>
      </w:r>
    </w:p>
    <w:p>
      <w:pPr>
        <w:pStyle w:val="Subtitle"/>
      </w:pPr>
      <w:r>
        <w:t>Open Fixture Authors  |  2026-01-15</w:t>
      </w:r>
    </w:p>
    <w:p>
      <w:pPr>
        <w:pStyle w:val="Heading1"/>
      </w:pPr>
      <w:r>
        <w:t>Abstract / 摘要</w:t>
      </w:r>
    </w:p>
    <w:p>
      <w:r>
        <w:t>This entirely synthetic document supports deterministic conversion and review tests. 本文是完全合成的公开测试材料，用于验证中英文内容、公式、图表、修订与批注。</w:t>
      </w:r>
    </w:p>
    <w:p>
      <w:pPr>
        <w:pStyle w:val="Heading1"/>
      </w:pPr>
      <w:r>
        <w:t>1. Introduction / 引言</w:t>
      </w:r>
    </w:p>
    <w:p>
      <w:r>
        <w:t>The baseline states that the specimen response is stable under cyclic loading. 本文基线说明试件在循环荷载下响应稳定。</w:t>
      </w:r>
    </w:p>
    <w:p>
      <w:r>
        <w:t>The measured response uses the inline relation E = mc², while the display equation defines the normalized residual.</w:t>
      </w:r>
    </w:p>
    <w:p>
      <w:pPr>
        <w:pStyle w:val="Heading1"/>
      </w:pPr>
      <w:r>
        <w:t>2. Method / 方法</w:t>
      </w:r>
    </w:p>
    <w:p>
      <w:r>
        <w:t>The following native equation is intentionally simple so contract tests can count it.</w:t>
      </w:r>
    </w:p>
    <w:p>
      <w:pPr>
        <w:jc w:val="center"/>
      </w:pPr>
      <m:oMathPara>
        <m:oMath>
          <m:r>
            <m:t>R = (Fmax - Fmin) / Fmax</m:t>
          </m:r>
        </m:oMath>
      </m:oMathPara>
    </w:p>
    <w:p>
      <w:pPr>
        <w:pStyle w:val="Heading1"/>
      </w:pPr>
      <w:r>
        <w:t>3. Results / 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51176"/>
            <wp:docPr id="1" name="Picture 1" descr="Synthetic response cur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Synthetic response curve / 合成响应曲线</w:t>
      </w:r>
    </w:p>
    <w:p>
      <w:pPr>
        <w:pStyle w:val="Caption"/>
      </w:pPr>
      <w:r>
        <w:t>Table 1. Synthetic metrics / 合成指标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</w:rPr>
              <w:t>Metric / 指标</w:t>
            </w:r>
          </w:p>
        </w:tc>
        <w:tc>
          <w:tcPr>
            <w:tcW w:type="dxa" w:w="288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288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Reviewed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Peak response / 峰值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1.05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t>Residual ratio / 残余比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t>0.10</w:t>
            </w:r>
          </w:p>
        </w:tc>
      </w:tr>
    </w:tbl>
    <w:p>
      <w:pPr>
        <w:pStyle w:val="Heading1"/>
      </w:pPr>
      <w:r>
        <w:t>4. Review operations / 审阅操作</w:t>
      </w:r>
    </w:p>
    <w:p>
      <w:bookmarkStart w:id="10" w:name="txr_insert_001"/>
      <w:r>
        <w:t xml:space="preserve">Insertion case: The test </w:t>
      </w:r>
      <w:ins w:id="101" w:author="Reviewer Alpha" w:date="2026-01-15T09:30:00+08:00">
        <w:r>
          <w:t xml:space="preserve">consistently </w:t>
        </w:r>
      </w:ins>
      <w:r>
        <w:t>confirms repeatable behavior.</w:t>
      </w:r>
      <w:bookmarkEnd w:id="10"/>
    </w:p>
    <w:p>
      <w:bookmarkStart w:id="11" w:name="txr_delete_001"/>
      <w:r>
        <w:t xml:space="preserve">Deletion case: The </w:t>
      </w:r>
      <w:del w:id="102" w:author="Reviewer Beta" w:date="2026-01-15T10:05:00-05:00">
        <w:r>
          <w:delText xml:space="preserve">redundant </w:delText>
        </w:r>
      </w:del>
      <w:r>
        <w:t>modifier remains visible in the baseline.</w:t>
      </w:r>
      <w:bookmarkEnd w:id="11"/>
    </w:p>
    <w:p>
      <w:bookmarkStart w:id="12" w:name="txr_replace_001"/>
      <w:r>
        <w:t xml:space="preserve">Replacement case: The response was </w:t>
      </w:r>
      <w:del w:id="103" w:author="Reviewer Alpha" w:date="2026-01-15T09:30:00+08:00">
        <w:r>
          <w:delText>good</w:delText>
        </w:r>
      </w:del>
      <w:ins w:id="104" w:author="Reviewer Alpha" w:date="2026-01-15T09:30:00+08:00">
        <w:r>
          <w:t>consistent</w:t>
        </w:r>
      </w:ins>
      <w:r>
        <w:t xml:space="preserve"> during the cycle.</w:t>
      </w:r>
      <w:bookmarkEnd w:id="12"/>
    </w:p>
    <w:p>
      <w:bookmarkStart w:id="13" w:name="txr_move_001"/>
      <w:r>
        <w:t xml:space="preserve">Move case: </w:t>
      </w:r>
      <w:moveToRangeStart w:id="302" w:author="Reviewer Beta" w:date="2026-01-15T10:05:00-05:00" w:name="move-001"/>
      <w:moveTo w:id="106" w:author="Reviewer Beta" w:date="2026-01-15T10:05:00-05:00">
        <w:r>
          <w:t xml:space="preserve">The specimen was then loaded. </w:t>
        </w:r>
      </w:moveTo>
      <w:moveToRangeEnd w:id="302"/>
      <w:r>
        <w:t xml:space="preserve">Sensors were calibrated before loading. </w:t>
      </w:r>
      <w:moveFromRangeStart w:id="301" w:author="Reviewer Beta" w:date="2026-01-15T10:05:00-05:00" w:name="move-001"/>
      <w:moveFrom w:id="105" w:author="Reviewer Beta" w:date="2026-01-15T10:05:00-05:00">
        <w:r>
          <w:t xml:space="preserve">The specimen was then loaded. </w:t>
        </w:r>
      </w:moveFrom>
      <w:moveFromRangeEnd w:id="301"/>
      <w:bookmarkEnd w:id="13"/>
    </w:p>
    <w:p>
      <w:bookmarkStart w:id="14" w:name="txr_format_001"/>
      <w:r>
        <w:t xml:space="preserve">Formatting case: The phrase </w:t>
      </w:r>
      <w:r>
        <w:rPr>
          <w:b/>
          <w:rPrChange w:id="107" w:author="Reviewer Alpha" w:date="2026-01-15T09:30:00+08:00">
            <w:rPr/>
          </w:rPrChange>
        </w:rPr>
        <w:t>critical observation</w:t>
      </w:r>
      <w:r>
        <w:t xml:space="preserve"> is intentionally plain in the baseline.</w:t>
      </w:r>
      <w:bookmarkEnd w:id="14"/>
    </w:p>
    <w:p>
      <w:bookmarkStart w:id="15" w:name="txr_comment_range_001"/>
      <w:commentRangeStart w:id="201"/>
      <w:r>
        <w:t>Range comment anchor: verify the phrase normalized residual before approval.</w:t>
      </w:r>
      <w:commentRangeEnd w:id="201"/>
      <w:r>
        <w:commentReference w:id="201"/>
      </w:r>
      <w:bookmarkEnd w:id="15"/>
    </w:p>
    <w:p>
      <w:bookmarkStart w:id="16" w:name="txr_comment_point_001"/>
      <w:commentRangeStart w:id="202"/>
      <w:commentRangeEnd w:id="202"/>
      <w:r>
        <w:commentReference w:id="202"/>
      </w:r>
      <w:r>
        <w:t>Point comment anchor: check the following sentence boundary.</w:t>
      </w:r>
      <w:bookmarkEnd w:id="16"/>
    </w:p>
    <w:p>
      <w:pPr>
        <w:pStyle w:val="Heading1"/>
      </w:pPr>
      <w:r>
        <w:t>5. References / 参考文献</w:t>
      </w:r>
    </w:p>
    <w:p>
      <w:r>
        <w:t>Open Fixture Authors. A Synthetic Record for Reproducible Review Tests. Public Fixture Laboratory, 2026.</w:t>
      </w:r>
    </w:p>
    <w:sectPr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01" w:author="Reviewer Alpha" w:date="2026-01-15T09:30:00+08:00">
    <w:p>
      <w:r>
        <w:t>Range comment: verify the normalized residual wording.</w:t>
      </w:r>
    </w:p>
  </w:comment>
  <w:comment w:id="202" w:author="Reviewer Beta" w:date="2026-01-15T10:05:00-05:00">
    <w:p>
      <w:r>
        <w:t>Point comment: check the sentence boundary.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Synthetic public fixture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 synthetic public review fixture</dc:title>
  <dc:subject/>
  <dc:creator/>
  <cp:keywords/>
  <dc:description>generated by python-docx</dc:description>
  <cp:lastModifiedBy/>
  <cp:revision>1</cp:revision>
  <dcterms:created xsi:type="dcterms:W3CDTF">2026-01-15T00:00:00Z</dcterms:created>
  <dcterms:modified xsi:type="dcterms:W3CDTF">2026-01-15T00:00:00Z</dcterms:modified>
  <cp:category/>
</cp:coreProperties>
</file>